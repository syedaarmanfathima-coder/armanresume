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666"/>
      </w:tblGrid>
      <w:tr w:rsidR="00C02B63" w14:paraId="27995AAD" w14:textId="77777777" w:rsidTr="002C1562">
        <w:tc>
          <w:tcPr>
            <w:tcW w:w="5228" w:type="dxa"/>
          </w:tcPr>
          <w:p w14:paraId="7BA91709" w14:textId="51A146A3" w:rsidR="00C02B63" w:rsidRPr="00234926" w:rsidRDefault="00C02B63" w:rsidP="002C1562">
            <w:pPr>
              <w:rPr>
                <w:b/>
                <w:bCs/>
                <w:sz w:val="52"/>
                <w:szCs w:val="52"/>
              </w:rPr>
            </w:pPr>
            <w:r w:rsidRPr="00234926">
              <w:rPr>
                <w:b/>
                <w:bCs/>
                <w:sz w:val="52"/>
                <w:szCs w:val="52"/>
              </w:rPr>
              <w:t>Syeda Arman</w:t>
            </w:r>
            <w:r w:rsidR="00D27715">
              <w:rPr>
                <w:b/>
                <w:bCs/>
                <w:sz w:val="52"/>
                <w:szCs w:val="52"/>
              </w:rPr>
              <w:t xml:space="preserve"> </w:t>
            </w:r>
            <w:r w:rsidRPr="00234926">
              <w:rPr>
                <w:b/>
                <w:bCs/>
                <w:sz w:val="52"/>
                <w:szCs w:val="52"/>
              </w:rPr>
              <w:t>Fathima</w:t>
            </w:r>
          </w:p>
        </w:tc>
        <w:tc>
          <w:tcPr>
            <w:tcW w:w="5228" w:type="dxa"/>
          </w:tcPr>
          <w:p w14:paraId="20E59F58" w14:textId="77777777" w:rsidR="00C02B63" w:rsidRDefault="00AA52FA" w:rsidP="002C1562">
            <w:pPr>
              <w:jc w:val="right"/>
            </w:pPr>
            <w:hyperlink r:id="rId5" w:history="1">
              <w:r w:rsidR="00C02B63" w:rsidRPr="00FE16C3">
                <w:rPr>
                  <w:rStyle w:val="Hyperlink"/>
                </w:rPr>
                <w:t>syedaarmanfathima@gmail.com</w:t>
              </w:r>
            </w:hyperlink>
          </w:p>
          <w:p w14:paraId="241EBC2D" w14:textId="77777777" w:rsidR="00C02B63" w:rsidRDefault="00C02B63" w:rsidP="002C1562">
            <w:pPr>
              <w:jc w:val="right"/>
            </w:pPr>
            <w:r>
              <w:t>+916364763446</w:t>
            </w:r>
          </w:p>
          <w:p w14:paraId="78AED502" w14:textId="77777777" w:rsidR="007E6FD6" w:rsidRDefault="007E6FD6" w:rsidP="002C1562">
            <w:pPr>
              <w:jc w:val="right"/>
            </w:pPr>
          </w:p>
          <w:p w14:paraId="4A25CF95" w14:textId="77777777" w:rsidR="00C02B63" w:rsidRDefault="00C02B63" w:rsidP="002C1562"/>
        </w:tc>
      </w:tr>
    </w:tbl>
    <w:p w14:paraId="413866A1" w14:textId="77777777" w:rsidR="00C02B63" w:rsidRDefault="00C02B63" w:rsidP="00C02B63"/>
    <w:p w14:paraId="2BC608C7" w14:textId="77777777" w:rsidR="00C02B63" w:rsidRDefault="00C02B63" w:rsidP="00C02B63"/>
    <w:p w14:paraId="674B8F69" w14:textId="77777777" w:rsidR="00C02B63" w:rsidRDefault="00C02B63" w:rsidP="00C02B63">
      <w:pPr>
        <w:pBdr>
          <w:bottom w:val="single" w:sz="4" w:space="1" w:color="auto"/>
        </w:pBdr>
        <w:spacing w:after="0" w:line="240" w:lineRule="auto"/>
        <w:rPr>
          <w:b/>
          <w:bCs/>
          <w:sz w:val="40"/>
          <w:szCs w:val="40"/>
        </w:rPr>
      </w:pPr>
      <w:r w:rsidRPr="00234926">
        <w:rPr>
          <w:b/>
          <w:bCs/>
          <w:sz w:val="40"/>
          <w:szCs w:val="40"/>
        </w:rPr>
        <w:t>Summary</w:t>
      </w:r>
    </w:p>
    <w:p w14:paraId="58C9962B" w14:textId="77777777" w:rsidR="00C02B63" w:rsidRDefault="00C02B63" w:rsidP="00C02B63">
      <w:pPr>
        <w:spacing w:after="0" w:line="240" w:lineRule="auto"/>
        <w:jc w:val="both"/>
      </w:pPr>
    </w:p>
    <w:p w14:paraId="4892E675" w14:textId="77777777" w:rsidR="00C02B63" w:rsidRDefault="00C02B63" w:rsidP="00C02B63">
      <w:pPr>
        <w:spacing w:after="0" w:line="240" w:lineRule="auto"/>
        <w:jc w:val="both"/>
      </w:pPr>
      <w:r w:rsidRPr="00234926">
        <w:t>Motivated engineer graduat</w:t>
      </w:r>
      <w:r>
        <w:t>ing</w:t>
      </w:r>
      <w:r w:rsidRPr="00234926">
        <w:t xml:space="preserve"> with strong problem-solving skills and a good foundation in programming and core engineering concepts. Quick learn</w:t>
      </w:r>
      <w:r>
        <w:t>ing</w:t>
      </w:r>
      <w:r w:rsidRPr="00234926">
        <w:t xml:space="preserve"> with effective communication skills, seeking an entry-level opportunity to apply and grow technical knowledge</w:t>
      </w:r>
      <w:r>
        <w:t xml:space="preserve">. </w:t>
      </w:r>
      <w:r w:rsidRPr="00234926">
        <w:t>Enthusiastic enginee</w:t>
      </w:r>
      <w:r>
        <w:t>r</w:t>
      </w:r>
      <w:r w:rsidRPr="00234926">
        <w:t xml:space="preserve"> graduat</w:t>
      </w:r>
      <w:r>
        <w:t>ing</w:t>
      </w:r>
      <w:r w:rsidRPr="00234926">
        <w:t xml:space="preserve"> with good communication skills and a passion for learning new technologies. Looking for a challenging entry-level role to apply academic knowledge and gain industry exposure</w:t>
      </w:r>
      <w:r>
        <w:t>.</w:t>
      </w:r>
    </w:p>
    <w:p w14:paraId="469FF37D" w14:textId="77777777" w:rsidR="00C02B63" w:rsidRDefault="00C02B63" w:rsidP="00C02B63">
      <w:pPr>
        <w:pBdr>
          <w:bottom w:val="single" w:sz="4" w:space="1" w:color="auto"/>
        </w:pBdr>
        <w:spacing w:after="0"/>
      </w:pPr>
    </w:p>
    <w:p w14:paraId="5302D640" w14:textId="77777777" w:rsidR="00C02B63" w:rsidRDefault="00C02B63" w:rsidP="00C02B63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</w:p>
    <w:p w14:paraId="014CEC37" w14:textId="00658DF0" w:rsidR="00C02B63" w:rsidRDefault="00C02B63" w:rsidP="00C02B63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234926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kills</w:t>
      </w:r>
    </w:p>
    <w:p w14:paraId="7F0E995F" w14:textId="77777777" w:rsidR="00C02B63" w:rsidRDefault="00C02B63" w:rsidP="00C02B63">
      <w:pPr>
        <w:spacing w:after="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483"/>
      </w:tblGrid>
      <w:tr w:rsidR="00C02B63" w14:paraId="44E79293" w14:textId="77777777" w:rsidTr="002C1562">
        <w:tc>
          <w:tcPr>
            <w:tcW w:w="5228" w:type="dxa"/>
          </w:tcPr>
          <w:p w14:paraId="6E1ED5D5" w14:textId="77777777" w:rsidR="00C02B63" w:rsidRPr="00912734" w:rsidRDefault="00C02B63" w:rsidP="002C1562">
            <w:pPr>
              <w:jc w:val="both"/>
              <w:rPr>
                <w:b/>
                <w:bCs/>
                <w:sz w:val="24"/>
                <w:szCs w:val="24"/>
              </w:rPr>
            </w:pPr>
            <w:r w:rsidRPr="00912734">
              <w:rPr>
                <w:b/>
                <w:bCs/>
                <w:sz w:val="24"/>
                <w:szCs w:val="24"/>
              </w:rPr>
              <w:t>Programming Languages</w:t>
            </w:r>
          </w:p>
          <w:p w14:paraId="2FFE4F94" w14:textId="77777777" w:rsidR="00C02B63" w:rsidRDefault="00C02B63" w:rsidP="002C1562">
            <w:pPr>
              <w:jc w:val="both"/>
              <w:rPr>
                <w:color w:val="808080" w:themeColor="background1" w:themeShade="80"/>
              </w:rPr>
            </w:pPr>
            <w:proofErr w:type="spellStart"/>
            <w:r w:rsidRPr="00912734">
              <w:rPr>
                <w:color w:val="808080" w:themeColor="background1" w:themeShade="80"/>
              </w:rPr>
              <w:t>Python,C,java</w:t>
            </w:r>
            <w:proofErr w:type="spellEnd"/>
          </w:p>
          <w:p w14:paraId="4A3FBCB4" w14:textId="77777777" w:rsidR="00C02B63" w:rsidRDefault="00C02B63" w:rsidP="002C1562">
            <w:pPr>
              <w:jc w:val="both"/>
            </w:pPr>
          </w:p>
        </w:tc>
        <w:tc>
          <w:tcPr>
            <w:tcW w:w="5228" w:type="dxa"/>
          </w:tcPr>
          <w:p w14:paraId="0A371A5D" w14:textId="77777777" w:rsidR="00C02B63" w:rsidRPr="00912734" w:rsidRDefault="00C02B63" w:rsidP="002C1562">
            <w:pPr>
              <w:jc w:val="both"/>
              <w:rPr>
                <w:b/>
                <w:bCs/>
                <w:sz w:val="24"/>
                <w:szCs w:val="24"/>
              </w:rPr>
            </w:pPr>
            <w:r w:rsidRPr="00912734">
              <w:rPr>
                <w:b/>
                <w:bCs/>
                <w:sz w:val="24"/>
                <w:szCs w:val="24"/>
              </w:rPr>
              <w:t>Web Development</w:t>
            </w:r>
          </w:p>
          <w:p w14:paraId="7EFB1482" w14:textId="77777777" w:rsidR="00C02B63" w:rsidRDefault="00C02B63" w:rsidP="002C1562">
            <w:pPr>
              <w:jc w:val="both"/>
            </w:pPr>
            <w:r>
              <w:t>HTML,CSS</w:t>
            </w:r>
          </w:p>
          <w:p w14:paraId="014EBE4F" w14:textId="77777777" w:rsidR="00C02B63" w:rsidRDefault="00C02B63" w:rsidP="002C1562">
            <w:pPr>
              <w:jc w:val="both"/>
            </w:pPr>
          </w:p>
        </w:tc>
      </w:tr>
      <w:tr w:rsidR="00C02B63" w14:paraId="109AA212" w14:textId="77777777" w:rsidTr="002C1562">
        <w:tc>
          <w:tcPr>
            <w:tcW w:w="5228" w:type="dxa"/>
          </w:tcPr>
          <w:p w14:paraId="02EEDBE3" w14:textId="77777777" w:rsidR="00C02B63" w:rsidRPr="00912734" w:rsidRDefault="00C02B63" w:rsidP="002C1562">
            <w:pPr>
              <w:jc w:val="both"/>
              <w:rPr>
                <w:b/>
                <w:bCs/>
                <w:sz w:val="24"/>
                <w:szCs w:val="24"/>
              </w:rPr>
            </w:pPr>
            <w:r w:rsidRPr="00912734">
              <w:rPr>
                <w:b/>
                <w:bCs/>
                <w:sz w:val="24"/>
                <w:szCs w:val="24"/>
              </w:rPr>
              <w:t xml:space="preserve">Database </w:t>
            </w:r>
          </w:p>
          <w:p w14:paraId="2076412C" w14:textId="77777777" w:rsidR="00C02B63" w:rsidRDefault="00C02B63" w:rsidP="002C1562">
            <w:pPr>
              <w:jc w:val="both"/>
            </w:pPr>
            <w:r>
              <w:t>MySQL</w:t>
            </w:r>
          </w:p>
          <w:p w14:paraId="73AF072E" w14:textId="77777777" w:rsidR="00C02B63" w:rsidRDefault="00C02B63" w:rsidP="002C1562"/>
          <w:p w14:paraId="1CB36A85" w14:textId="77777777" w:rsidR="00C02B63" w:rsidRDefault="00C02B63" w:rsidP="002C1562"/>
          <w:p w14:paraId="37C7D34F" w14:textId="77777777" w:rsidR="00C02B63" w:rsidRDefault="00C02B63" w:rsidP="002C1562">
            <w:pPr>
              <w:rPr>
                <w:b/>
                <w:bCs/>
                <w:sz w:val="40"/>
                <w:szCs w:val="40"/>
              </w:rPr>
            </w:pPr>
          </w:p>
          <w:p w14:paraId="2A0A3F11" w14:textId="2EE23995" w:rsidR="00C02B63" w:rsidRDefault="00C02B63" w:rsidP="002C1562">
            <w:r>
              <w:rPr>
                <w:b/>
                <w:bCs/>
                <w:sz w:val="40"/>
                <w:szCs w:val="40"/>
              </w:rPr>
              <w:t>Education</w:t>
            </w:r>
          </w:p>
        </w:tc>
        <w:tc>
          <w:tcPr>
            <w:tcW w:w="5228" w:type="dxa"/>
          </w:tcPr>
          <w:p w14:paraId="66224557" w14:textId="77777777" w:rsidR="00C02B63" w:rsidRPr="00912734" w:rsidRDefault="00C02B63" w:rsidP="002C1562">
            <w:pPr>
              <w:jc w:val="both"/>
              <w:rPr>
                <w:b/>
                <w:bCs/>
                <w:sz w:val="24"/>
                <w:szCs w:val="24"/>
              </w:rPr>
            </w:pPr>
            <w:r w:rsidRPr="00912734">
              <w:rPr>
                <w:b/>
                <w:bCs/>
                <w:sz w:val="24"/>
                <w:szCs w:val="24"/>
              </w:rPr>
              <w:t>OS</w:t>
            </w:r>
          </w:p>
          <w:p w14:paraId="4BCB1676" w14:textId="77777777" w:rsidR="00C02B63" w:rsidRDefault="00C02B63" w:rsidP="002C1562">
            <w:pPr>
              <w:jc w:val="both"/>
            </w:pPr>
            <w:proofErr w:type="spellStart"/>
            <w:r>
              <w:t>Linux,Windows</w:t>
            </w:r>
            <w:proofErr w:type="spellEnd"/>
          </w:p>
          <w:p w14:paraId="4929905F" w14:textId="77777777" w:rsidR="00C02B63" w:rsidRDefault="00C02B63" w:rsidP="002C1562">
            <w:pPr>
              <w:jc w:val="both"/>
            </w:pPr>
          </w:p>
          <w:p w14:paraId="5A946EBE" w14:textId="77777777" w:rsidR="00C02B63" w:rsidRDefault="00C02B63" w:rsidP="002C1562">
            <w:pPr>
              <w:jc w:val="both"/>
            </w:pPr>
            <w:r>
              <w:t xml:space="preserve">                                                                                                                                          </w:t>
            </w:r>
          </w:p>
          <w:p w14:paraId="0B694DE3" w14:textId="77777777" w:rsidR="00C02B63" w:rsidRDefault="00C02B63" w:rsidP="002C1562">
            <w:pPr>
              <w:jc w:val="both"/>
            </w:pPr>
          </w:p>
          <w:p w14:paraId="61DDAF4A" w14:textId="77777777" w:rsidR="00C02B63" w:rsidRDefault="00C02B63" w:rsidP="002C1562">
            <w:pPr>
              <w:jc w:val="both"/>
            </w:pPr>
          </w:p>
        </w:tc>
      </w:tr>
    </w:tbl>
    <w:p w14:paraId="17484D81" w14:textId="77777777" w:rsidR="00C02B63" w:rsidRDefault="00C02B63" w:rsidP="00C02B63">
      <w:pPr>
        <w:pBdr>
          <w:top w:val="single" w:sz="4" w:space="1" w:color="auto"/>
          <w:bottom w:val="single" w:sz="4" w:space="1" w:color="auto"/>
        </w:pBdr>
        <w:spacing w:after="0"/>
        <w:jc w:val="both"/>
      </w:pPr>
    </w:p>
    <w:p w14:paraId="4BD213D9" w14:textId="77777777" w:rsidR="00C02B63" w:rsidRDefault="00C02B63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b/>
          <w:bCs/>
          <w:sz w:val="24"/>
          <w:szCs w:val="24"/>
        </w:rPr>
      </w:pPr>
      <w:r w:rsidRPr="00EC23F1">
        <w:rPr>
          <w:b/>
          <w:bCs/>
          <w:sz w:val="24"/>
          <w:szCs w:val="24"/>
        </w:rPr>
        <w:t>Bachelor of Engineering in Information Science and Technology</w:t>
      </w:r>
    </w:p>
    <w:p w14:paraId="3FA22AD8" w14:textId="6D056FF2" w:rsidR="00FD688D" w:rsidRDefault="00C01C88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b/>
          <w:bCs/>
          <w:sz w:val="24"/>
          <w:szCs w:val="24"/>
        </w:rPr>
      </w:pPr>
      <w:r w:rsidRPr="00C01C88">
        <w:rPr>
          <w:b/>
          <w:bCs/>
          <w:sz w:val="24"/>
          <w:szCs w:val="24"/>
        </w:rPr>
        <w:t>Aditya College of Engineering and Technology, Yelahanka, Karnataka[2023-2027]</w:t>
      </w:r>
    </w:p>
    <w:p w14:paraId="55503855" w14:textId="04A47FAB" w:rsidR="00C02B63" w:rsidRDefault="00C02B63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  <w:r>
        <w:t>Visvesvaraya Technology University,</w:t>
      </w:r>
      <w:r w:rsidR="00C01C88">
        <w:t xml:space="preserve"> </w:t>
      </w:r>
      <w:r>
        <w:t>Belagavi. Karnataka. India</w:t>
      </w:r>
      <w:r w:rsidR="004317F2">
        <w:t>|</w:t>
      </w:r>
      <w:r w:rsidR="00D9508C">
        <w:t xml:space="preserve"> 9.1cgpa</w:t>
      </w:r>
    </w:p>
    <w:p w14:paraId="20D1AC4C" w14:textId="54226292" w:rsidR="00D9508C" w:rsidRDefault="00D9508C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414ECA2F" w14:textId="7B3A68A4" w:rsidR="004F100A" w:rsidRDefault="00754755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del w:id="0" w:author="Microsoft Word" w:date="2026-02-02T13:44:00Z" w16du:dateUtc="2026-02-02T08:14:00Z"/>
        </w:rPr>
      </w:pPr>
      <w:r w:rsidRPr="0045704B">
        <w:rPr>
          <w:b/>
          <w:bCs/>
          <w:sz w:val="24"/>
          <w:szCs w:val="24"/>
        </w:rPr>
        <w:t xml:space="preserve">St. Ann's </w:t>
      </w:r>
      <w:r w:rsidR="00051520" w:rsidRPr="0045704B">
        <w:rPr>
          <w:b/>
          <w:bCs/>
          <w:sz w:val="24"/>
          <w:szCs w:val="24"/>
        </w:rPr>
        <w:t>PU College</w:t>
      </w:r>
      <w:r w:rsidR="00AE7870" w:rsidRPr="0045704B">
        <w:rPr>
          <w:b/>
          <w:bCs/>
          <w:sz w:val="24"/>
          <w:szCs w:val="24"/>
        </w:rPr>
        <w:t>,</w:t>
      </w:r>
      <w:r w:rsidR="00051520" w:rsidRPr="0045704B">
        <w:rPr>
          <w:b/>
          <w:bCs/>
          <w:sz w:val="24"/>
          <w:szCs w:val="24"/>
        </w:rPr>
        <w:t xml:space="preserve"> </w:t>
      </w:r>
      <w:proofErr w:type="spellStart"/>
      <w:r w:rsidR="002D2406" w:rsidRPr="0045704B">
        <w:rPr>
          <w:b/>
          <w:bCs/>
          <w:sz w:val="24"/>
          <w:szCs w:val="24"/>
        </w:rPr>
        <w:t>Gauribidanur</w:t>
      </w:r>
      <w:proofErr w:type="spellEnd"/>
      <w:r w:rsidR="00AE7870">
        <w:t xml:space="preserve"> </w:t>
      </w:r>
      <w:ins w:id="1" w:author="Microsoft Word" w:date="2026-02-02T13:44:00Z" w16du:dateUtc="2026-02-02T08:14:00Z">
        <w:r w:rsidR="0045704B" w:rsidRPr="0045704B">
          <w:rPr>
            <w:b/>
            <w:bCs/>
            <w:sz w:val="24"/>
            <w:szCs w:val="24"/>
          </w:rPr>
          <w:t>[April,2023]</w:t>
        </w:r>
      </w:ins>
      <w:del w:id="2" w:author="Microsoft Word" w:date="2026-02-02T13:39:00Z" w16du:dateUtc="2026-02-02T08:09:00Z">
        <w:r w:rsidRPr="0045704B">
          <w:rPr>
            <w:b/>
            <w:bCs/>
            <w:sz w:val="24"/>
            <w:szCs w:val="24"/>
          </w:rPr>
          <w:delText>, Gauribidanur</w:delText>
        </w:r>
        <w:r w:rsidR="00B527FE" w:rsidRPr="0045704B">
          <w:rPr>
            <w:b/>
            <w:bCs/>
            <w:sz w:val="24"/>
            <w:szCs w:val="24"/>
          </w:rPr>
          <w:delText xml:space="preserve"> </w:delText>
        </w:r>
      </w:del>
    </w:p>
    <w:p w14:paraId="2071A126" w14:textId="77777777" w:rsidR="00CF77CD" w:rsidRDefault="00CF77CD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b/>
          <w:bCs/>
          <w:sz w:val="24"/>
          <w:szCs w:val="24"/>
        </w:rPr>
      </w:pPr>
    </w:p>
    <w:p w14:paraId="1D4969CA" w14:textId="7F31AC1F" w:rsidR="00CE06D7" w:rsidRDefault="00CE06D7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  <w:r w:rsidRPr="00080BB6">
        <w:t xml:space="preserve">PCMB | State </w:t>
      </w:r>
      <w:r w:rsidR="0075490D">
        <w:t>b</w:t>
      </w:r>
      <w:r w:rsidRPr="00080BB6">
        <w:t>oard</w:t>
      </w:r>
      <w:r w:rsidR="00080BB6" w:rsidRPr="00080BB6">
        <w:t>:89%</w:t>
      </w:r>
    </w:p>
    <w:p w14:paraId="23F5E85C" w14:textId="77777777" w:rsidR="002D1566" w:rsidRDefault="002D1566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42A87C31" w14:textId="01B85E26" w:rsidR="002D1566" w:rsidRDefault="002D1566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b/>
          <w:bCs/>
          <w:sz w:val="24"/>
          <w:szCs w:val="24"/>
        </w:rPr>
      </w:pPr>
      <w:r w:rsidRPr="0045704B">
        <w:rPr>
          <w:b/>
          <w:bCs/>
          <w:sz w:val="24"/>
          <w:szCs w:val="24"/>
        </w:rPr>
        <w:t>St. Ann's</w:t>
      </w:r>
      <w:r>
        <w:rPr>
          <w:b/>
          <w:bCs/>
          <w:sz w:val="24"/>
          <w:szCs w:val="24"/>
        </w:rPr>
        <w:t xml:space="preserve"> </w:t>
      </w:r>
      <w:r w:rsidR="009F67D7">
        <w:rPr>
          <w:b/>
          <w:bCs/>
          <w:sz w:val="24"/>
          <w:szCs w:val="24"/>
        </w:rPr>
        <w:t xml:space="preserve">School, </w:t>
      </w:r>
      <w:proofErr w:type="spellStart"/>
      <w:r w:rsidR="009F67D7">
        <w:rPr>
          <w:b/>
          <w:bCs/>
          <w:sz w:val="24"/>
          <w:szCs w:val="24"/>
        </w:rPr>
        <w:t>Gauribidanur</w:t>
      </w:r>
      <w:proofErr w:type="spellEnd"/>
      <w:r w:rsidR="00554015">
        <w:rPr>
          <w:b/>
          <w:bCs/>
          <w:sz w:val="24"/>
          <w:szCs w:val="24"/>
        </w:rPr>
        <w:t xml:space="preserve"> </w:t>
      </w:r>
      <w:r w:rsidR="00662096" w:rsidRPr="00662096">
        <w:rPr>
          <w:b/>
          <w:bCs/>
          <w:sz w:val="24"/>
          <w:szCs w:val="24"/>
        </w:rPr>
        <w:t>affiliated to CISCE board (Indian Certificate of Secondary Education) New Delhi.</w:t>
      </w:r>
    </w:p>
    <w:p w14:paraId="473AF2FF" w14:textId="1637FEFB" w:rsidR="005F6153" w:rsidRDefault="003017C0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  <w:r>
        <w:t>CISCE</w:t>
      </w:r>
      <w:r w:rsidR="0095183F">
        <w:t xml:space="preserve"> (ISCE)</w:t>
      </w:r>
      <w:r w:rsidR="00AA52FA">
        <w:t xml:space="preserve"> </w:t>
      </w:r>
      <w:r w:rsidR="0075490D">
        <w:t xml:space="preserve"> board:84%</w:t>
      </w:r>
    </w:p>
    <w:p w14:paraId="650150A2" w14:textId="77777777" w:rsidR="00080BB6" w:rsidRDefault="00080BB6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71649D7F" w14:textId="77777777" w:rsidR="00080BB6" w:rsidRPr="00080BB6" w:rsidRDefault="00080BB6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2C620195" w14:textId="77777777" w:rsidR="00CF77CD" w:rsidRDefault="00CF77CD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39B7BD07" w14:textId="77777777" w:rsidR="00CF77CD" w:rsidRDefault="00CF77CD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7B9F62AF" w14:textId="77777777" w:rsidR="00CF77CD" w:rsidRDefault="00CF77CD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4F4943D2" w14:textId="77777777" w:rsidR="00C02B63" w:rsidRDefault="00C02B63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</w:pPr>
    </w:p>
    <w:p w14:paraId="5BE26671" w14:textId="77777777" w:rsidR="00C02B63" w:rsidRDefault="00C02B63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b/>
          <w:bCs/>
          <w:sz w:val="40"/>
          <w:szCs w:val="40"/>
        </w:rPr>
      </w:pPr>
    </w:p>
    <w:p w14:paraId="2C8516EC" w14:textId="080250CC" w:rsidR="00C02B63" w:rsidRPr="00C02B63" w:rsidRDefault="00C02B63" w:rsidP="00C02B6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both"/>
        <w:rPr>
          <w:b/>
          <w:bCs/>
          <w:sz w:val="40"/>
          <w:szCs w:val="40"/>
        </w:rPr>
      </w:pPr>
      <w:r w:rsidRPr="00C02B63">
        <w:rPr>
          <w:b/>
          <w:bCs/>
          <w:sz w:val="40"/>
          <w:szCs w:val="40"/>
        </w:rPr>
        <w:t>Languages</w:t>
      </w:r>
    </w:p>
    <w:p w14:paraId="1B833C95" w14:textId="77777777" w:rsidR="006C6CC5" w:rsidRDefault="006C6CC5" w:rsidP="00C02B63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02B63" w14:paraId="27A60046" w14:textId="77777777" w:rsidTr="00C02B63">
        <w:tc>
          <w:tcPr>
            <w:tcW w:w="4508" w:type="dxa"/>
          </w:tcPr>
          <w:p w14:paraId="62AF8D43" w14:textId="3B1B9418" w:rsidR="00C02B63" w:rsidRDefault="00C02B63" w:rsidP="00C02B63">
            <w:r>
              <w:t>English</w:t>
            </w:r>
          </w:p>
        </w:tc>
        <w:tc>
          <w:tcPr>
            <w:tcW w:w="4508" w:type="dxa"/>
          </w:tcPr>
          <w:p w14:paraId="03CB41BF" w14:textId="3F6B1959" w:rsidR="00C02B63" w:rsidRDefault="00C02B63" w:rsidP="00C02B63">
            <w:r>
              <w:t>Hindi</w:t>
            </w:r>
          </w:p>
        </w:tc>
      </w:tr>
      <w:tr w:rsidR="00C02B63" w14:paraId="213F2F53" w14:textId="77777777" w:rsidTr="00C02B63">
        <w:tc>
          <w:tcPr>
            <w:tcW w:w="4508" w:type="dxa"/>
          </w:tcPr>
          <w:p w14:paraId="266546A3" w14:textId="3D5CB0FC" w:rsidR="00C02B63" w:rsidRDefault="00C02B63" w:rsidP="00C02B63">
            <w:r>
              <w:t>Kannada</w:t>
            </w:r>
          </w:p>
        </w:tc>
        <w:tc>
          <w:tcPr>
            <w:tcW w:w="4508" w:type="dxa"/>
          </w:tcPr>
          <w:p w14:paraId="1653A074" w14:textId="77777777" w:rsidR="00C02B63" w:rsidRDefault="00C02B63" w:rsidP="00C02B63"/>
        </w:tc>
      </w:tr>
    </w:tbl>
    <w:p w14:paraId="09091E2E" w14:textId="5C9C9B4F" w:rsidR="00C02B63" w:rsidRDefault="00C02B63" w:rsidP="00C02B63">
      <w:pPr>
        <w:spacing w:after="0"/>
      </w:pPr>
    </w:p>
    <w:p w14:paraId="50D898B3" w14:textId="77777777" w:rsidR="00727B94" w:rsidRDefault="00727B94" w:rsidP="00C02B63">
      <w:pPr>
        <w:spacing w:after="0"/>
      </w:pPr>
    </w:p>
    <w:p w14:paraId="264A2B9E" w14:textId="5A8DF6A3" w:rsidR="00727B94" w:rsidRPr="00727B94" w:rsidRDefault="00727B94" w:rsidP="00727B94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727B94">
        <w:rPr>
          <w:b/>
          <w:bCs/>
          <w:sz w:val="40"/>
          <w:szCs w:val="40"/>
        </w:rPr>
        <w:t>Project</w:t>
      </w:r>
    </w:p>
    <w:p w14:paraId="48868F0C" w14:textId="77777777" w:rsidR="00C02B63" w:rsidRDefault="00C02B63" w:rsidP="00D80205">
      <w:pPr>
        <w:spacing w:after="0" w:line="240" w:lineRule="auto"/>
      </w:pPr>
    </w:p>
    <w:p w14:paraId="2BCC9981" w14:textId="5D1E025C" w:rsidR="00D80205" w:rsidRDefault="00D80205" w:rsidP="00D80205">
      <w:pPr>
        <w:spacing w:after="0" w:line="240" w:lineRule="auto"/>
      </w:pPr>
      <w:proofErr w:type="spellStart"/>
      <w:r>
        <w:t>AirGest</w:t>
      </w:r>
      <w:proofErr w:type="spellEnd"/>
      <w:r>
        <w:t xml:space="preserve"> Audio: Contactless Volume Adjustment</w:t>
      </w:r>
    </w:p>
    <w:p w14:paraId="6329BC49" w14:textId="77777777" w:rsidR="00D80205" w:rsidRDefault="00D80205" w:rsidP="00D80205">
      <w:pPr>
        <w:spacing w:after="0" w:line="240" w:lineRule="auto"/>
      </w:pPr>
      <w:proofErr w:type="spellStart"/>
      <w:r>
        <w:t>AirGest</w:t>
      </w:r>
      <w:proofErr w:type="spellEnd"/>
      <w:r>
        <w:t xml:space="preserve"> Audio: Contactless Volume Adjustment is a system that uses hand or air gestures to control</w:t>
      </w:r>
    </w:p>
    <w:p w14:paraId="532925DE" w14:textId="77777777" w:rsidR="00D80205" w:rsidRDefault="00D80205" w:rsidP="00D80205">
      <w:pPr>
        <w:spacing w:after="0" w:line="240" w:lineRule="auto"/>
      </w:pPr>
      <w:r>
        <w:t>audio volume without touching the device, using sensors or cameras. It allows users to increase or</w:t>
      </w:r>
    </w:p>
    <w:p w14:paraId="6C9E9E52" w14:textId="77777777" w:rsidR="00D80205" w:rsidRDefault="00D80205" w:rsidP="00D80205">
      <w:pPr>
        <w:spacing w:after="0" w:line="240" w:lineRule="auto"/>
      </w:pPr>
      <w:r>
        <w:t>decrease volume by simple gestures, improving hygiene and convenience.</w:t>
      </w:r>
    </w:p>
    <w:p w14:paraId="6B15CA24" w14:textId="1C2CA67A" w:rsidR="00727B94" w:rsidRDefault="00D80205" w:rsidP="00D80205">
      <w:pPr>
        <w:spacing w:after="0" w:line="240" w:lineRule="auto"/>
      </w:pPr>
      <w:r>
        <w:t>Outcome: Touch-free, intuitive audio control that enhances user experience and accessibility.</w:t>
      </w:r>
    </w:p>
    <w:p w14:paraId="6C9BA0F4" w14:textId="77777777" w:rsidR="00D80205" w:rsidRDefault="00D80205" w:rsidP="00D80205">
      <w:pPr>
        <w:spacing w:after="0" w:line="240" w:lineRule="auto"/>
      </w:pPr>
    </w:p>
    <w:p w14:paraId="61DC6BDA" w14:textId="5A8DF65E" w:rsidR="00D80205" w:rsidRPr="000C7DD8" w:rsidRDefault="000C7DD8" w:rsidP="002B0A75">
      <w:pPr>
        <w:pBdr>
          <w:bottom w:val="single" w:sz="4" w:space="1" w:color="auto"/>
        </w:pBdr>
        <w:spacing w:after="0" w:line="240" w:lineRule="auto"/>
        <w:rPr>
          <w:b/>
          <w:bCs/>
          <w:sz w:val="40"/>
          <w:szCs w:val="40"/>
        </w:rPr>
      </w:pPr>
      <w:r w:rsidRPr="000C7DD8">
        <w:rPr>
          <w:b/>
          <w:bCs/>
          <w:sz w:val="40"/>
          <w:szCs w:val="40"/>
        </w:rPr>
        <w:t>Hobbies &amp; Interests</w:t>
      </w:r>
    </w:p>
    <w:p w14:paraId="04FD31A1" w14:textId="77777777" w:rsidR="00C02B63" w:rsidRDefault="00C02B63" w:rsidP="002D7C3F">
      <w:pPr>
        <w:spacing w:after="0"/>
      </w:pPr>
    </w:p>
    <w:p w14:paraId="2097626F" w14:textId="5A8A1E11" w:rsidR="002D7C3F" w:rsidRDefault="005F416C" w:rsidP="00F86123">
      <w:pPr>
        <w:pStyle w:val="ListParagraph"/>
        <w:numPr>
          <w:ilvl w:val="0"/>
          <w:numId w:val="4"/>
        </w:numPr>
        <w:spacing w:after="0"/>
      </w:pPr>
      <w:r>
        <w:t>Listening to music</w:t>
      </w:r>
    </w:p>
    <w:p w14:paraId="1BD8850D" w14:textId="722968AE" w:rsidR="00B71941" w:rsidRDefault="00272BA7" w:rsidP="00F86123">
      <w:pPr>
        <w:pStyle w:val="ListParagraph"/>
        <w:numPr>
          <w:ilvl w:val="0"/>
          <w:numId w:val="4"/>
        </w:numPr>
        <w:spacing w:after="0"/>
      </w:pPr>
      <w:r>
        <w:t>Learning New Skills</w:t>
      </w:r>
    </w:p>
    <w:p w14:paraId="166A449C" w14:textId="77777777" w:rsidR="00C4209C" w:rsidRDefault="00C4209C" w:rsidP="00F86123">
      <w:pPr>
        <w:pStyle w:val="ListParagraph"/>
        <w:numPr>
          <w:ilvl w:val="0"/>
          <w:numId w:val="4"/>
        </w:numPr>
        <w:spacing w:after="0"/>
      </w:pPr>
      <w:r>
        <w:t>Cooking</w:t>
      </w:r>
    </w:p>
    <w:p w14:paraId="26F7857B" w14:textId="12275455" w:rsidR="00272BA7" w:rsidRDefault="007E41CA" w:rsidP="00F86123">
      <w:pPr>
        <w:pStyle w:val="ListParagraph"/>
        <w:numPr>
          <w:ilvl w:val="0"/>
          <w:numId w:val="4"/>
        </w:numPr>
        <w:spacing w:after="0"/>
      </w:pPr>
      <w:r>
        <w:t>Leadership &amp; Motivation</w:t>
      </w:r>
    </w:p>
    <w:p w14:paraId="5CE47EFE" w14:textId="77777777" w:rsidR="00805E66" w:rsidRDefault="00805E66" w:rsidP="00F86123">
      <w:pPr>
        <w:pStyle w:val="ListParagraph"/>
        <w:numPr>
          <w:ilvl w:val="0"/>
          <w:numId w:val="4"/>
        </w:numPr>
        <w:spacing w:after="0"/>
      </w:pPr>
      <w:r>
        <w:t>Peer mentoring and motivation</w:t>
      </w:r>
    </w:p>
    <w:p w14:paraId="36869184" w14:textId="25686FA5" w:rsidR="00805E66" w:rsidRDefault="00805E66" w:rsidP="00F86123">
      <w:pPr>
        <w:pStyle w:val="ListParagraph"/>
        <w:numPr>
          <w:ilvl w:val="0"/>
          <w:numId w:val="4"/>
        </w:numPr>
        <w:spacing w:after="0"/>
      </w:pPr>
      <w:r>
        <w:t>Volunteering</w:t>
      </w:r>
    </w:p>
    <w:p w14:paraId="5A6D3E7C" w14:textId="1075CF97" w:rsidR="00805E66" w:rsidRDefault="00517596" w:rsidP="00F86123">
      <w:pPr>
        <w:pStyle w:val="ListParagraph"/>
        <w:numPr>
          <w:ilvl w:val="0"/>
          <w:numId w:val="4"/>
        </w:numPr>
        <w:spacing w:after="0"/>
      </w:pPr>
      <w:r>
        <w:t>P</w:t>
      </w:r>
      <w:r w:rsidR="00805E66">
        <w:t>ublic speaking</w:t>
      </w:r>
    </w:p>
    <w:p w14:paraId="4487A801" w14:textId="4215D49B" w:rsidR="00805E66" w:rsidRDefault="00F86123" w:rsidP="00F86123">
      <w:pPr>
        <w:pStyle w:val="ListParagraph"/>
        <w:numPr>
          <w:ilvl w:val="0"/>
          <w:numId w:val="4"/>
        </w:numPr>
        <w:spacing w:after="0"/>
      </w:pPr>
      <w:r>
        <w:t>C</w:t>
      </w:r>
      <w:r w:rsidR="00805E66">
        <w:t>ontinuous learning</w:t>
      </w:r>
    </w:p>
    <w:p w14:paraId="7525BBC0" w14:textId="71695017" w:rsidR="000B68D2" w:rsidRDefault="000B68D2" w:rsidP="00F86123">
      <w:pPr>
        <w:pStyle w:val="ListParagraph"/>
        <w:numPr>
          <w:ilvl w:val="0"/>
          <w:numId w:val="4"/>
        </w:numPr>
        <w:spacing w:after="0"/>
      </w:pPr>
      <w:r>
        <w:t>Quick learner</w:t>
      </w:r>
    </w:p>
    <w:p w14:paraId="518BA0A4" w14:textId="77777777" w:rsidR="000C7DD8" w:rsidRDefault="000C7DD8" w:rsidP="000C7DD8">
      <w:pPr>
        <w:spacing w:after="0"/>
      </w:pPr>
    </w:p>
    <w:p w14:paraId="27ACAB7F" w14:textId="21BC6E9B" w:rsidR="000C7DD8" w:rsidRDefault="00790C1F" w:rsidP="00D62FEA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790C1F">
        <w:rPr>
          <w:b/>
          <w:bCs/>
          <w:sz w:val="40"/>
          <w:szCs w:val="40"/>
        </w:rPr>
        <w:t xml:space="preserve">DECLARATION </w:t>
      </w:r>
      <w:r w:rsidR="00D62FEA">
        <w:rPr>
          <w:b/>
          <w:bCs/>
          <w:sz w:val="40"/>
          <w:szCs w:val="40"/>
        </w:rPr>
        <w:t xml:space="preserve"> </w:t>
      </w:r>
    </w:p>
    <w:p w14:paraId="0C14B112" w14:textId="276C589B" w:rsidR="00706E3E" w:rsidRPr="00706E3E" w:rsidRDefault="00706E3E" w:rsidP="00706E3E">
      <w:pPr>
        <w:spacing w:before="240" w:line="240" w:lineRule="auto"/>
        <w:rPr>
          <w:sz w:val="40"/>
          <w:szCs w:val="40"/>
        </w:rPr>
      </w:pPr>
      <w:r w:rsidRPr="00706E3E">
        <w:t xml:space="preserve">I hereby declare that the information provided above is true and correct to the best of my </w:t>
      </w:r>
      <w:r w:rsidR="00810F30">
        <w:t>knowledge.</w:t>
      </w:r>
    </w:p>
    <w:sectPr w:rsidR="00706E3E" w:rsidRPr="00706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F7C54"/>
    <w:multiLevelType w:val="hybridMultilevel"/>
    <w:tmpl w:val="EC2E4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C7051"/>
    <w:multiLevelType w:val="hybridMultilevel"/>
    <w:tmpl w:val="24E2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F3247"/>
    <w:multiLevelType w:val="hybridMultilevel"/>
    <w:tmpl w:val="F5B00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E5F95"/>
    <w:multiLevelType w:val="hybridMultilevel"/>
    <w:tmpl w:val="3D9AAD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6637700">
    <w:abstractNumId w:val="1"/>
  </w:num>
  <w:num w:numId="2" w16cid:durableId="1288314864">
    <w:abstractNumId w:val="3"/>
  </w:num>
  <w:num w:numId="3" w16cid:durableId="622227762">
    <w:abstractNumId w:val="2"/>
  </w:num>
  <w:num w:numId="4" w16cid:durableId="181798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63"/>
    <w:rsid w:val="00033B50"/>
    <w:rsid w:val="00051520"/>
    <w:rsid w:val="00080BB6"/>
    <w:rsid w:val="000B68D2"/>
    <w:rsid w:val="000C7DD8"/>
    <w:rsid w:val="001161B4"/>
    <w:rsid w:val="00141120"/>
    <w:rsid w:val="002231C9"/>
    <w:rsid w:val="00272BA7"/>
    <w:rsid w:val="002B0A75"/>
    <w:rsid w:val="002D1566"/>
    <w:rsid w:val="002D2406"/>
    <w:rsid w:val="002D7C3F"/>
    <w:rsid w:val="003017C0"/>
    <w:rsid w:val="004051B8"/>
    <w:rsid w:val="004317F2"/>
    <w:rsid w:val="0045704B"/>
    <w:rsid w:val="004C6BCF"/>
    <w:rsid w:val="004F100A"/>
    <w:rsid w:val="00517596"/>
    <w:rsid w:val="00554015"/>
    <w:rsid w:val="005F416C"/>
    <w:rsid w:val="005F6153"/>
    <w:rsid w:val="00646894"/>
    <w:rsid w:val="00662096"/>
    <w:rsid w:val="006C6CC5"/>
    <w:rsid w:val="00706E3E"/>
    <w:rsid w:val="00727B94"/>
    <w:rsid w:val="00754755"/>
    <w:rsid w:val="0075490D"/>
    <w:rsid w:val="00790C1F"/>
    <w:rsid w:val="007E41CA"/>
    <w:rsid w:val="007E6FD6"/>
    <w:rsid w:val="00805E66"/>
    <w:rsid w:val="00810F30"/>
    <w:rsid w:val="008459B8"/>
    <w:rsid w:val="0095183F"/>
    <w:rsid w:val="009F67D7"/>
    <w:rsid w:val="00A7666A"/>
    <w:rsid w:val="00AA0846"/>
    <w:rsid w:val="00AA52FA"/>
    <w:rsid w:val="00AE7870"/>
    <w:rsid w:val="00B0663A"/>
    <w:rsid w:val="00B15463"/>
    <w:rsid w:val="00B527FE"/>
    <w:rsid w:val="00B71941"/>
    <w:rsid w:val="00C01C88"/>
    <w:rsid w:val="00C02B63"/>
    <w:rsid w:val="00C321C2"/>
    <w:rsid w:val="00C4209C"/>
    <w:rsid w:val="00C479C8"/>
    <w:rsid w:val="00CD6710"/>
    <w:rsid w:val="00CE06D7"/>
    <w:rsid w:val="00CF77CD"/>
    <w:rsid w:val="00D27715"/>
    <w:rsid w:val="00D62FEA"/>
    <w:rsid w:val="00D80205"/>
    <w:rsid w:val="00D9508C"/>
    <w:rsid w:val="00DD04C7"/>
    <w:rsid w:val="00F86123"/>
    <w:rsid w:val="00FD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BEC5"/>
  <w15:chartTrackingRefBased/>
  <w15:docId w15:val="{F661C0BC-A05F-4F90-8B91-8B0AC0EF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2B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7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edaarmanfathi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syedaarmanfathima@gmail.com</dc:creator>
  <cp:keywords/>
  <dc:description/>
  <cp:lastModifiedBy>syedaarmanfathima@gmail.com</cp:lastModifiedBy>
  <cp:revision>58</cp:revision>
  <dcterms:created xsi:type="dcterms:W3CDTF">2026-02-01T15:06:00Z</dcterms:created>
  <dcterms:modified xsi:type="dcterms:W3CDTF">2026-02-02T08:24:00Z</dcterms:modified>
</cp:coreProperties>
</file>